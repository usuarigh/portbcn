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uxcr91xmsuo" w:id="0"/>
      <w:bookmarkEnd w:id="0"/>
      <w:r w:rsidDel="00000000" w:rsidR="00000000" w:rsidRPr="00000000">
        <w:rPr>
          <w:b w:val="1"/>
          <w:bCs w:val="1"/>
          <w:sz w:val="46"/>
          <w:szCs w:val="46"/>
          <w:rtl w:val="0"/>
        </w:rPr>
        <w:t xml:space="preserve">Peça 1</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nxeb056aj1l4" w:id="1"/>
      <w:bookmarkEnd w:id="1"/>
      <w:r w:rsidDel="00000000" w:rsidR="00000000" w:rsidRPr="00000000">
        <w:rPr>
          <w:b w:val="1"/>
          <w:bCs w:val="1"/>
          <w:sz w:val="46"/>
          <w:szCs w:val="46"/>
          <w:rtl w:val="0"/>
        </w:rPr>
        <w:t xml:space="preserve">Quan el GPS menteix: el risc invisible que amenaça vaixells i ports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Dos nous anglicismes, jamming i spoofing, han irromput en el vocabulari marítim per designar les interferències cada vegada més habituals en els sistemes globals de navegació per satèl·lit (GNSS). El primer pot deixar un vaixell sense posicionament. El segon és encara més inquietant: proporciona una posició falsa aparentment real. Es tracta d’una tendència en augment que obliga vaixells i ports a preparar-se per navegar en un món en què ja no sempre es pot confiar en el punt que apareix a la pantalla. </w:t>
      </w:r>
      <w:r w:rsidDel="00000000" w:rsidR="00000000" w:rsidRPr="00000000">
        <w:rPr>
          <w:rtl w:val="0"/>
        </w:rPr>
      </w:r>
    </w:p>
    <w:p w:rsidR="00000000" w:rsidDel="00000000" w:rsidP="00000000" w:rsidRDefault="00000000" w:rsidRPr="00000000" w14:paraId="00000004">
      <w:pPr>
        <w:spacing w:after="240" w:before="240" w:lineRule="auto"/>
        <w:rPr>
          <w:color w:val="1155cc"/>
          <w:u w:val="single"/>
        </w:rPr>
      </w:pPr>
      <w:r w:rsidDel="00000000" w:rsidR="00000000" w:rsidRPr="00000000">
        <w:rPr>
          <w:rtl w:val="0"/>
        </w:rPr>
        <w:t xml:space="preserve">La setmana del 19 de juny de 2017, un vaixell que navegava pel nord-est del mar Negre va començar a tenir problemes amb el GPS. El senyal apareixia i desapareixia i, en alguns moments, indicava una posició incorrecta. Podia haver estat una avaria de l’aparell, si no fos perquè més de vint vaixells que es trobaven a la mateixa zona van comunicar exactament el mateix. L’</w:t>
      </w:r>
      <w:hyperlink r:id="rId6">
        <w:r w:rsidDel="00000000" w:rsidR="00000000" w:rsidRPr="00000000">
          <w:rPr>
            <w:color w:val="1155cc"/>
            <w:u w:val="single"/>
            <w:rtl w:val="0"/>
          </w:rPr>
          <w:t xml:space="preserve">Administració Marítima dels Estats Unit</w:t>
        </w:r>
      </w:hyperlink>
      <w:r w:rsidDel="00000000" w:rsidR="00000000" w:rsidRPr="00000000">
        <w:rPr>
          <w:rtl w:val="0"/>
        </w:rPr>
        <w:t xml:space="preserve">s va emetre un avís internacional: els navegants havien d’extremar les precaucions i informar de qualsevol anomalia.</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Gairebé una dècada després, aquell episodi ja no sembla una excepcionalitat. El </w:t>
      </w:r>
      <w:hyperlink r:id="rId7">
        <w:r w:rsidDel="00000000" w:rsidR="00000000" w:rsidRPr="00000000">
          <w:rPr>
            <w:rtl w:val="0"/>
          </w:rPr>
          <w:t xml:space="preserve"> </w:t>
        </w:r>
      </w:hyperlink>
      <w:hyperlink r:id="rId8">
        <w:r w:rsidDel="00000000" w:rsidR="00000000" w:rsidRPr="00000000">
          <w:rPr>
            <w:color w:val="1155cc"/>
            <w:u w:val="single"/>
            <w:rtl w:val="0"/>
          </w:rPr>
          <w:t xml:space="preserve">Global Risks Report 2026</w:t>
        </w:r>
      </w:hyperlink>
      <w:r w:rsidDel="00000000" w:rsidR="00000000" w:rsidRPr="00000000">
        <w:rPr>
          <w:rtl w:val="0"/>
        </w:rPr>
        <w:t xml:space="preserve"> </w:t>
      </w:r>
      <w:r w:rsidDel="00000000" w:rsidR="00000000" w:rsidRPr="00000000">
        <w:rPr>
          <w:rtl w:val="0"/>
        </w:rPr>
        <w:t xml:space="preserve">adverteix que els sistemes de navegació per satèl·lit, essencials per al transport marítim i aeri i per a les cadenes logístiques, estan sent objecte d’atacs de </w:t>
      </w:r>
      <w:r w:rsidDel="00000000" w:rsidR="00000000" w:rsidRPr="00000000">
        <w:rPr>
          <w:i w:val="1"/>
          <w:iCs w:val="1"/>
          <w:rtl w:val="0"/>
        </w:rPr>
        <w:t xml:space="preserve">jamming</w:t>
      </w:r>
      <w:r w:rsidDel="00000000" w:rsidR="00000000" w:rsidRPr="00000000">
        <w:rPr>
          <w:rtl w:val="0"/>
        </w:rPr>
        <w:t xml:space="preserve"> i </w:t>
      </w:r>
      <w:r w:rsidDel="00000000" w:rsidR="00000000" w:rsidRPr="00000000">
        <w:rPr>
          <w:i w:val="1"/>
          <w:iCs w:val="1"/>
          <w:rtl w:val="0"/>
        </w:rPr>
        <w:t xml:space="preserve">spoofing</w:t>
      </w:r>
      <w:r w:rsidDel="00000000" w:rsidR="00000000" w:rsidRPr="00000000">
        <w:rPr>
          <w:rtl w:val="0"/>
        </w:rPr>
        <w:t xml:space="preserve"> “cada vegada més freqüents i sofisticats”. L’informe considera que els governs en són els principals responsables, però alerta que actors no estatals també poden accedir a tecnologies comercials capaces d’interferir els senyals.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Dues maneres d’enganyar un vaixell</w:t>
      </w:r>
    </w:p>
    <w:p w:rsidR="00000000" w:rsidDel="00000000" w:rsidP="00000000" w:rsidRDefault="00000000" w:rsidRPr="00000000" w14:paraId="00000007">
      <w:pPr>
        <w:spacing w:after="240" w:before="240" w:lineRule="auto"/>
        <w:rPr/>
      </w:pPr>
      <w:r w:rsidDel="00000000" w:rsidR="00000000" w:rsidRPr="00000000">
        <w:rPr>
          <w:rtl w:val="0"/>
        </w:rPr>
        <w:t xml:space="preserve">Quan parlem de GNSS no ens referim només al GPS nord-americà. El terme engloba també constel·lacions com el Galileo europeu, el GLONASS rus o el BeiDou xinès. Totes elles proporcionen informació de posicionament, navegació i temps a vaixells, avions, vehicles i infraestructures logístiques.</w:t>
      </w:r>
    </w:p>
    <w:p w:rsidR="00000000" w:rsidDel="00000000" w:rsidP="00000000" w:rsidRDefault="00000000" w:rsidRPr="00000000" w14:paraId="00000008">
      <w:pPr>
        <w:spacing w:after="240" w:before="240" w:lineRule="auto"/>
        <w:rPr/>
      </w:pPr>
      <w:r w:rsidDel="00000000" w:rsidR="00000000" w:rsidRPr="00000000">
        <w:rPr>
          <w:rtl w:val="0"/>
        </w:rPr>
        <w:t xml:space="preserve">El </w:t>
      </w:r>
      <w:r w:rsidDel="00000000" w:rsidR="00000000" w:rsidRPr="00000000">
        <w:rPr>
          <w:i w:val="1"/>
          <w:iCs w:val="1"/>
          <w:rtl w:val="0"/>
        </w:rPr>
        <w:t xml:space="preserve">jamming</w:t>
      </w:r>
      <w:r w:rsidDel="00000000" w:rsidR="00000000" w:rsidRPr="00000000">
        <w:rPr>
          <w:rtl w:val="0"/>
        </w:rPr>
        <w:t xml:space="preserve"> consisteix a saturar les freqüències que utilitzen aquests satèl·lits. El receptor perd el senyal, deixa de calcular la posició o comença a oferir dades inestables. És com intentar sentir una veu enmig d’un soroll ensordidor.</w:t>
      </w:r>
    </w:p>
    <w:p w:rsidR="00000000" w:rsidDel="00000000" w:rsidP="00000000" w:rsidRDefault="00000000" w:rsidRPr="00000000" w14:paraId="00000009">
      <w:pPr>
        <w:spacing w:after="240" w:before="240" w:lineRule="auto"/>
        <w:rPr/>
      </w:pPr>
      <w:r w:rsidDel="00000000" w:rsidR="00000000" w:rsidRPr="00000000">
        <w:rPr>
          <w:rtl w:val="0"/>
        </w:rPr>
        <w:t xml:space="preserve">L’</w:t>
      </w:r>
      <w:r w:rsidDel="00000000" w:rsidR="00000000" w:rsidRPr="00000000">
        <w:rPr>
          <w:i w:val="1"/>
          <w:iCs w:val="1"/>
          <w:rtl w:val="0"/>
        </w:rPr>
        <w:t xml:space="preserve">spoofing</w:t>
      </w:r>
      <w:r w:rsidDel="00000000" w:rsidR="00000000" w:rsidRPr="00000000">
        <w:rPr>
          <w:rtl w:val="0"/>
        </w:rPr>
        <w:t xml:space="preserve"> és més subtil. En lloc de tapar el senyal, l’atacant n’emet un de fals que imita el legítim. L’aparell continua funcionant i mostra una posició aparentment coherent, però el vaixell no és on la pantalla diu que és.</w:t>
      </w:r>
    </w:p>
    <w:p w:rsidR="00000000" w:rsidDel="00000000" w:rsidP="00000000" w:rsidRDefault="00000000" w:rsidRPr="00000000" w14:paraId="0000000A">
      <w:pPr>
        <w:spacing w:after="240" w:before="240" w:lineRule="auto"/>
        <w:rPr/>
      </w:pPr>
      <w:r w:rsidDel="00000000" w:rsidR="00000000" w:rsidRPr="00000000">
        <w:rPr>
          <w:rtl w:val="0"/>
        </w:rPr>
        <w:t xml:space="preserve">Aquesta vulnerabilitat té una explicació física. Els satèl·lits orbiten a uns 20.000 quilòmetres de la Terra i els seus senyals arriben a la superfície amb molt poca potència. Per això, una interferència emesa des d’un punt relativament pròxim pot imposar-se sobre el senyal autèntic, segons explica l’</w:t>
      </w:r>
      <w:hyperlink r:id="rId9">
        <w:r w:rsidDel="00000000" w:rsidR="00000000" w:rsidRPr="00000000">
          <w:rPr>
            <w:color w:val="1155cc"/>
            <w:u w:val="single"/>
            <w:rtl w:val="0"/>
          </w:rPr>
          <w:t xml:space="preserve">IALA, l’organització internacional d’ajudes a la navegació marítima</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No cal, doncs, entrar en la xarxa informàtica del vaixell ni introduir-hi cap programa maliciós. N’hi ha prou d’alterar l’entorn radioelèctric. Això explica per què les proteccions informàtiques convencionals no poden resoldre, per si soles, el problema.</w:t>
      </w:r>
    </w:p>
    <w:p w:rsidR="00000000" w:rsidDel="00000000" w:rsidP="00000000" w:rsidRDefault="00000000" w:rsidRPr="00000000" w14:paraId="0000000C">
      <w:pPr>
        <w:pStyle w:val="Heading2"/>
        <w:keepNext w:val="0"/>
        <w:keepLines w:val="0"/>
        <w:spacing w:after="80" w:lineRule="auto"/>
        <w:rPr>
          <w:b w:val="1"/>
          <w:bCs w:val="1"/>
          <w:sz w:val="24"/>
          <w:szCs w:val="24"/>
        </w:rPr>
      </w:pPr>
      <w:bookmarkStart w:colFirst="0" w:colLast="0" w:name="_932p534ycsj" w:id="2"/>
      <w:bookmarkEnd w:id="2"/>
      <w:r w:rsidDel="00000000" w:rsidR="00000000" w:rsidRPr="00000000">
        <w:rPr>
          <w:b w:val="1"/>
          <w:bCs w:val="1"/>
          <w:sz w:val="24"/>
          <w:szCs w:val="24"/>
          <w:rtl w:val="0"/>
        </w:rPr>
        <w:t xml:space="preserve">Un fenomen difícil d’amagar</w:t>
      </w:r>
    </w:p>
    <w:p w:rsidR="00000000" w:rsidDel="00000000" w:rsidP="00000000" w:rsidRDefault="00000000" w:rsidRPr="00000000" w14:paraId="0000000D">
      <w:pPr>
        <w:spacing w:after="240" w:before="240" w:lineRule="auto"/>
        <w:rPr>
          <w:color w:val="1155cc"/>
          <w:u w:val="single"/>
        </w:rPr>
      </w:pPr>
      <w:r w:rsidDel="00000000" w:rsidR="00000000" w:rsidRPr="00000000">
        <w:rPr>
          <w:rtl w:val="0"/>
        </w:rPr>
        <w:t xml:space="preserve">El març de 2025, la Unió Internacional de Telecomunicacions, l’Organització d’Aviació Civil Internacional i l’Organització Marítima Internacional van emetre un </w:t>
      </w:r>
      <w:hyperlink r:id="rId10">
        <w:r w:rsidDel="00000000" w:rsidR="00000000" w:rsidRPr="00000000">
          <w:rPr>
            <w:color w:val="1155cc"/>
            <w:u w:val="single"/>
            <w:rtl w:val="0"/>
          </w:rPr>
          <w:t xml:space="preserve">avís conjunt</w:t>
        </w:r>
      </w:hyperlink>
      <w:r w:rsidDel="00000000" w:rsidR="00000000" w:rsidRPr="00000000">
        <w:rPr>
          <w:rtl w:val="0"/>
        </w:rPr>
        <w:t xml:space="preserve"> expressant la seva “enorme preocupació” per l’augment d’aquestes interferències, una tendència ascendent des del 2019 segons la UIT.</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En l’àmbit de l</w:t>
      </w:r>
      <w:r w:rsidDel="00000000" w:rsidR="00000000" w:rsidRPr="00000000">
        <w:rPr>
          <w:rtl w:val="0"/>
        </w:rPr>
        <w:t xml:space="preserve">’aviació, que disposa d’un </w:t>
      </w:r>
      <w:hyperlink r:id="rId11">
        <w:r w:rsidDel="00000000" w:rsidR="00000000" w:rsidRPr="00000000">
          <w:rPr>
            <w:color w:val="1155cc"/>
            <w:u w:val="single"/>
            <w:rtl w:val="0"/>
          </w:rPr>
          <w:t xml:space="preserve">pla de l’EASA i la IATA contra les interferències GNSS</w:t>
        </w:r>
      </w:hyperlink>
      <w:r w:rsidDel="00000000" w:rsidR="00000000" w:rsidRPr="00000000">
        <w:rPr>
          <w:rtl w:val="0"/>
        </w:rPr>
        <w:t xml:space="preserve"> més</w:t>
      </w:r>
      <w:r w:rsidDel="00000000" w:rsidR="00000000" w:rsidRPr="00000000">
        <w:rPr>
          <w:rtl w:val="0"/>
        </w:rPr>
        <w:t xml:space="preserve"> desenvolupat, ja es poden posar xifres: segons la l’IATA, els episodis de pèrdua de senyal GPS van créixer un </w:t>
      </w:r>
      <w:r w:rsidDel="00000000" w:rsidR="00000000" w:rsidRPr="00000000">
        <w:rPr>
          <w:b w:val="1"/>
          <w:bCs w:val="1"/>
          <w:rtl w:val="0"/>
        </w:rPr>
        <w:t xml:space="preserve">220% entre 2021 i 2024</w:t>
      </w:r>
      <w:r w:rsidDel="00000000" w:rsidR="00000000" w:rsidRPr="00000000">
        <w:rPr>
          <w:rtl w:val="0"/>
        </w:rPr>
        <w:t xml:space="preserve">.</w:t>
      </w:r>
      <w:hyperlink r:id="rId1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F">
      <w:pPr>
        <w:spacing w:after="240" w:before="240" w:lineRule="auto"/>
        <w:rPr>
          <w:color w:val="1155cc"/>
          <w:u w:val="single"/>
        </w:rPr>
      </w:pPr>
      <w:r w:rsidDel="00000000" w:rsidR="00000000" w:rsidRPr="00000000">
        <w:rPr>
          <w:rtl w:val="0"/>
        </w:rPr>
        <w:t xml:space="preserve">En l’àmbit marítim, un </w:t>
      </w:r>
      <w:hyperlink r:id="rId13">
        <w:r w:rsidDel="00000000" w:rsidR="00000000" w:rsidRPr="00000000">
          <w:rPr>
            <w:color w:val="1155cc"/>
            <w:u w:val="single"/>
            <w:rtl w:val="0"/>
          </w:rPr>
          <w:t xml:space="preserve">Informe marítim del Royal Institute of Navigation</w:t>
        </w:r>
      </w:hyperlink>
      <w:r w:rsidDel="00000000" w:rsidR="00000000" w:rsidRPr="00000000">
        <w:rPr>
          <w:rtl w:val="0"/>
        </w:rPr>
        <w:t xml:space="preserve"> publicat el gener de 2026 pel Royal Institute of Navigation va recollir el testimoni de més de </w:t>
      </w:r>
      <w:r w:rsidDel="00000000" w:rsidR="00000000" w:rsidRPr="00000000">
        <w:rPr>
          <w:b w:val="1"/>
          <w:bCs w:val="1"/>
          <w:rtl w:val="0"/>
        </w:rPr>
        <w:t xml:space="preserve">100 especialistes i 300 capitans de vaixell</w:t>
      </w:r>
      <w:r w:rsidDel="00000000" w:rsidR="00000000" w:rsidRPr="00000000">
        <w:rPr>
          <w:rtl w:val="0"/>
        </w:rPr>
        <w:t xml:space="preserve">. La seva conclusió és que centenars de vaixells pateixen diàriament algun tipus d’interferència GNSS.</w:t>
      </w:r>
      <w:hyperlink r:id="rId1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22"/>
          <w:szCs w:val="22"/>
        </w:rPr>
      </w:pPr>
      <w:bookmarkStart w:colFirst="0" w:colLast="0" w:name="_wyu8n4kdvwl0" w:id="3"/>
      <w:bookmarkEnd w:id="3"/>
      <w:r w:rsidDel="00000000" w:rsidR="00000000" w:rsidRPr="00000000">
        <w:rPr>
          <w:b w:val="1"/>
          <w:bCs w:val="1"/>
          <w:sz w:val="22"/>
          <w:szCs w:val="22"/>
          <w:rtl w:val="0"/>
        </w:rPr>
        <w:t xml:space="preserve">Quan la mateixa mentida passa d’una pantalla a l’altra</w:t>
      </w:r>
    </w:p>
    <w:p w:rsidR="00000000" w:rsidDel="00000000" w:rsidP="00000000" w:rsidRDefault="00000000" w:rsidRPr="00000000" w14:paraId="00000011">
      <w:pPr>
        <w:spacing w:after="240" w:before="240" w:lineRule="auto"/>
        <w:rPr/>
      </w:pPr>
      <w:r w:rsidDel="00000000" w:rsidR="00000000" w:rsidRPr="00000000">
        <w:rPr>
          <w:rtl w:val="0"/>
        </w:rPr>
        <w:t xml:space="preserve">En mar obert, una desviació es pot detectar i corregir amb un cert marge. A l’entrada d’un port, en canvi, coincideixen poc espai de maniobra, trànsit intens, calats limitats i operacions que exigeixen una gran precisió. De fet, uns pocs metres poden separar una maniobra rutinària d’un incident.</w:t>
      </w:r>
    </w:p>
    <w:p w:rsidR="00000000" w:rsidDel="00000000" w:rsidP="00000000" w:rsidRDefault="00000000" w:rsidRPr="00000000" w14:paraId="00000012">
      <w:pPr>
        <w:spacing w:after="240" w:before="240" w:lineRule="auto"/>
        <w:rPr/>
      </w:pPr>
      <w:r w:rsidDel="00000000" w:rsidR="00000000" w:rsidRPr="00000000">
        <w:rPr>
          <w:rtl w:val="0"/>
        </w:rPr>
        <w:t xml:space="preserve">El problema és que la posició calculada pel receptor GNSS no acostuma a quedar reclosa en un únic aparell. Pot alimentar la carta electrònica ECDIS, l’AIS, les superposicions del radar o els sistemes de seguiment automàtic. Si tots beuen de la mateixa font, comparar les pantalles serveix de poc: cadascuna pot estar repetint la mateixa mentida.</w:t>
      </w:r>
    </w:p>
    <w:p w:rsidR="00000000" w:rsidDel="00000000" w:rsidP="00000000" w:rsidRDefault="00000000" w:rsidRPr="00000000" w14:paraId="00000013">
      <w:pPr>
        <w:spacing w:after="240" w:before="240" w:lineRule="auto"/>
        <w:rPr>
          <w:color w:val="1155cc"/>
          <w:u w:val="single"/>
        </w:rPr>
      </w:pPr>
      <w:r w:rsidDel="00000000" w:rsidR="00000000" w:rsidRPr="00000000">
        <w:rPr>
          <w:rtl w:val="0"/>
        </w:rPr>
        <w:t xml:space="preserve">La Maritime and Coastguard Agency britànica adverteix que una informació GNSS incorrecta pot propagar-se per diferents equips del pont de comandament gairebé sense donar senyals evidents al navegant. Per això, a la seva </w:t>
      </w:r>
      <w:hyperlink r:id="rId15">
        <w:r w:rsidDel="00000000" w:rsidR="00000000" w:rsidRPr="00000000">
          <w:rPr>
            <w:color w:val="1155cc"/>
            <w:u w:val="single"/>
            <w:rtl w:val="0"/>
          </w:rPr>
          <w:t xml:space="preserve">Guia sobre ajudes electròniques a la navegació</w:t>
        </w:r>
      </w:hyperlink>
      <w:r w:rsidDel="00000000" w:rsidR="00000000" w:rsidRPr="00000000">
        <w:rPr>
          <w:rtl w:val="0"/>
        </w:rPr>
        <w:t xml:space="preserve"> recomana contrastar la posició amb el radar, les observacions visuals i altres fonts independents.</w:t>
      </w:r>
      <w:hyperlink r:id="rId1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Per als ports, el risc va més enllà de la seguretat d’un sol vaixell. Una interferència pot obligar a retardar una entrada, modificar una ruta o suspendre una maniobra. També pot afectar la confiança en la informació que comparteixen el vaixell, el pràctic, els remolcadors, la terminal i els serveis de control del trànsit.</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22"/>
          <w:szCs w:val="22"/>
        </w:rPr>
      </w:pPr>
      <w:bookmarkStart w:colFirst="0" w:colLast="0" w:name="_p9tlnnav1sau" w:id="4"/>
      <w:bookmarkEnd w:id="4"/>
      <w:r w:rsidDel="00000000" w:rsidR="00000000" w:rsidRPr="00000000">
        <w:rPr>
          <w:b w:val="1"/>
          <w:bCs w:val="1"/>
          <w:sz w:val="22"/>
          <w:szCs w:val="22"/>
          <w:rtl w:val="0"/>
        </w:rPr>
        <w:t xml:space="preserve">Aprendre a navegar sense mirar sempre al cel</w:t>
      </w:r>
    </w:p>
    <w:p w:rsidR="00000000" w:rsidDel="00000000" w:rsidP="00000000" w:rsidRDefault="00000000" w:rsidRPr="00000000" w14:paraId="00000017">
      <w:pPr>
        <w:spacing w:after="240" w:before="240" w:lineRule="auto"/>
        <w:rPr/>
      </w:pPr>
      <w:r w:rsidDel="00000000" w:rsidR="00000000" w:rsidRPr="00000000">
        <w:rPr>
          <w:rtl w:val="0"/>
        </w:rPr>
        <w:t xml:space="preserve">No hi ha una solució única. La resposta passa per detectar les anomalies, disposar de fonts independents de posicionament i entrenar les tripulacions per actuar quan la informació satel·litària deixa de ser fiable.</w:t>
      </w:r>
    </w:p>
    <w:p w:rsidR="00000000" w:rsidDel="00000000" w:rsidP="00000000" w:rsidRDefault="00000000" w:rsidRPr="00000000" w14:paraId="00000018">
      <w:pPr>
        <w:spacing w:after="240" w:before="240" w:lineRule="auto"/>
        <w:rPr/>
      </w:pPr>
      <w:r w:rsidDel="00000000" w:rsidR="00000000" w:rsidRPr="00000000">
        <w:rPr>
          <w:rtl w:val="0"/>
        </w:rPr>
        <w:t xml:space="preserve">La Unió Internacional de Telecomunicacions (ITU), l’Organització d’Aviació Civil Internacional (ICAO) i l’Organització Marítima Internacional (IMO) reclamen que es mantingui una infraestructura convencional de navegació com a sistema de reserva. Al mar Bàltic, per exemple, s’està desenvolupant l’</w:t>
      </w:r>
      <w:r w:rsidDel="00000000" w:rsidR="00000000" w:rsidRPr="00000000">
        <w:rPr>
          <w:b w:val="1"/>
          <w:bCs w:val="1"/>
          <w:rtl w:val="0"/>
        </w:rPr>
        <w:t xml:space="preserve">R-Mode</w:t>
      </w:r>
      <w:r w:rsidDel="00000000" w:rsidR="00000000" w:rsidRPr="00000000">
        <w:rPr>
          <w:rtl w:val="0"/>
        </w:rPr>
        <w:t xml:space="preserve">, que aprofita radiobalises i altres infraestructures marítimes terrestres per calcular la posició sense dependre dels satèl·lits.</w:t>
      </w:r>
    </w:p>
    <w:p w:rsidR="00000000" w:rsidDel="00000000" w:rsidP="00000000" w:rsidRDefault="00000000" w:rsidRPr="00000000" w14:paraId="00000019">
      <w:pPr>
        <w:spacing w:after="240" w:before="240" w:lineRule="auto"/>
        <w:rPr/>
      </w:pPr>
      <w:del w:author="Sonia Casas" w:id="0" w:date="2026-08-25T10:44:08Z">
        <w:r w:rsidDel="00000000" w:rsidR="00000000" w:rsidRPr="00000000">
          <w:rPr>
            <w:rtl w:val="0"/>
          </w:rPr>
          <w:delText xml:space="preserve">Galileo </w:delText>
        </w:r>
      </w:del>
      <w:ins w:author="Sonia Casas" w:id="0" w:date="2026-08-25T10:44:08Z">
        <w:r w:rsidDel="00000000" w:rsidR="00000000" w:rsidRPr="00000000">
          <w:fldChar w:fldCharType="begin"/>
          <w:instrText xml:space="preserve"> HYPERLINK "https://www.euspa.europa.eu/galileo-osnma" </w:instrText>
          <w:fldChar w:fldCharType="separate"/>
        </w:r>
        <w:r w:rsidDel="00000000" w:rsidR="00000000" w:rsidRPr="00000000">
          <w:rPr>
            <w:color w:val="1155cc"/>
            <w:u w:val="single"/>
            <w:rtl w:val="0"/>
          </w:rPr>
          <w:t xml:space="preserve">Galileo </w:t>
        </w:r>
        <w:r w:rsidDel="00000000" w:rsidR="00000000" w:rsidRPr="00000000">
          <w:fldChar w:fldCharType="end"/>
        </w:r>
      </w:ins>
      <w:r w:rsidDel="00000000" w:rsidR="00000000" w:rsidRPr="00000000">
        <w:rPr>
          <w:rtl w:val="0"/>
        </w:rPr>
        <w:t xml:space="preserve">també ha incorporat una nova capa de protecció. Des del juliol de 2025, el servei </w:t>
      </w:r>
      <w:r w:rsidDel="00000000" w:rsidR="00000000" w:rsidRPr="00000000">
        <w:rPr>
          <w:b w:val="1"/>
          <w:bCs w:val="1"/>
          <w:rtl w:val="0"/>
        </w:rPr>
        <w:t xml:space="preserve">OSNMA</w:t>
      </w:r>
      <w:r w:rsidDel="00000000" w:rsidR="00000000" w:rsidRPr="00000000">
        <w:rPr>
          <w:rtl w:val="0"/>
        </w:rPr>
        <w:t xml:space="preserve"> permet comprovar que el missatge de navegació rebut procedeix realment de Galileo i no ha estat modificat. Pot ajudar a detectar determinats intents d’</w:t>
      </w:r>
      <w:r w:rsidDel="00000000" w:rsidR="00000000" w:rsidRPr="00000000">
        <w:rPr>
          <w:i w:val="1"/>
          <w:iCs w:val="1"/>
          <w:rtl w:val="0"/>
        </w:rPr>
        <w:t xml:space="preserve">spoofing</w:t>
      </w:r>
      <w:r w:rsidDel="00000000" w:rsidR="00000000" w:rsidRPr="00000000">
        <w:rPr>
          <w:rtl w:val="0"/>
        </w:rPr>
        <w:t xml:space="preserve">, però no evita que es produeixin ni protegeix contra el </w:t>
      </w:r>
      <w:r w:rsidDel="00000000" w:rsidR="00000000" w:rsidRPr="00000000">
        <w:rPr>
          <w:i w:val="1"/>
          <w:iCs w:val="1"/>
          <w:rtl w:val="0"/>
        </w:rPr>
        <w:t xml:space="preserve">jamming</w:t>
      </w:r>
      <w:r w:rsidDel="00000000" w:rsidR="00000000" w:rsidRPr="00000000">
        <w:rPr>
          <w:rtl w:val="0"/>
        </w:rPr>
        <w:t xml:space="preserve">.</w:t>
      </w:r>
      <w:hyperlink r:id="rId1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És indubtable que la digitalització ha fet la navegació més precisa, eficient i segura. Però també ha convertit un senyal gairebé imperceptible, enviat des de milers de quilòmetres, en una baula essencial del comerç mundial. Davant d’aquesta nova vulnerabilitat, el port més intel·ligent no serà el que disposi de més dades, sinó el que sàpiga quan ha arribat el moment de dubtar-ne.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sz w:val="64"/>
          <w:szCs w:val="64"/>
        </w:rPr>
      </w:pPr>
      <w:r w:rsidDel="00000000" w:rsidR="00000000" w:rsidRPr="00000000">
        <w:rPr>
          <w:sz w:val="64"/>
          <w:szCs w:val="64"/>
          <w:rtl w:val="0"/>
        </w:rPr>
        <w:t xml:space="preserve">Peça 2</w: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36"/>
          <w:szCs w:val="36"/>
        </w:rPr>
      </w:pPr>
      <w:bookmarkStart w:colFirst="0" w:colLast="0" w:name="_yy3ot1dv6mi6" w:id="5"/>
      <w:bookmarkEnd w:id="5"/>
      <w:r w:rsidDel="00000000" w:rsidR="00000000" w:rsidRPr="00000000">
        <w:rPr>
          <w:b w:val="1"/>
          <w:bCs w:val="1"/>
          <w:sz w:val="36"/>
          <w:szCs w:val="36"/>
          <w:rtl w:val="0"/>
        </w:rPr>
        <w:t xml:space="preserve">Qui viu sota el port? Ciència ciutadana i tecnologia per descobrir un ecosistema revitalitzat</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Sota els molls, les esculleres i els dics del Port de Barcelona hi ha tot un món, sovint invisible. La millora de la qualitat de les aigües, el seguiment ambiental i també les actuacions de regeneració impulsades des del Port han contribuït a recuperar una biodiversitat que ara, gràcies a les eines digitals i a la iniciativa ciutadana permet posar  noms, xifres i imatges a aquest ecosistema cada vegada més viu.</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Entre les roques de la platja de Llevant, aquest abril algú va ser capaç de trobar un exemplar d’</w:t>
      </w:r>
      <w:r w:rsidDel="00000000" w:rsidR="00000000" w:rsidRPr="00000000">
        <w:rPr>
          <w:i w:val="1"/>
          <w:iCs w:val="1"/>
          <w:rtl w:val="0"/>
        </w:rPr>
        <w:t xml:space="preserve">Elysia translucens</w:t>
      </w:r>
      <w:r w:rsidDel="00000000" w:rsidR="00000000" w:rsidRPr="00000000">
        <w:rPr>
          <w:rtl w:val="0"/>
        </w:rPr>
        <w:t xml:space="preserve">, un petit mol·lusc marí prou discret per passar desapercebut davant de qualsevol mirada poc entrenada. L’excepcional </w:t>
      </w:r>
      <w:hyperlink r:id="rId18">
        <w:r w:rsidDel="00000000" w:rsidR="00000000" w:rsidRPr="00000000">
          <w:rPr>
            <w:color w:val="1155cc"/>
            <w:u w:val="single"/>
            <w:rtl w:val="0"/>
          </w:rPr>
          <w:t xml:space="preserve">descoberta</w:t>
        </w:r>
      </w:hyperlink>
      <w:r w:rsidDel="00000000" w:rsidR="00000000" w:rsidRPr="00000000">
        <w:rPr>
          <w:rtl w:val="0"/>
        </w:rPr>
        <w:t xml:space="preserve"> formava part de </w:t>
      </w:r>
      <w:hyperlink r:id="rId19">
        <w:r w:rsidDel="00000000" w:rsidR="00000000" w:rsidRPr="00000000">
          <w:rPr>
            <w:color w:val="1155cc"/>
            <w:u w:val="single"/>
            <w:rtl w:val="0"/>
          </w:rPr>
          <w:t xml:space="preserve">BioDiverCiutat</w:t>
        </w:r>
      </w:hyperlink>
      <w:r w:rsidDel="00000000" w:rsidR="00000000" w:rsidRPr="00000000">
        <w:rPr>
          <w:rtl w:val="0"/>
        </w:rPr>
        <w:t xml:space="preserve"> 2026, la versió metropolitana del repte internacional City Nature Challenge. Durant quatre dies, una cinquentena de persones van recórrer parcs, jardins, platges i fons marins de l’àrea metropolitana de Barcelona. El resultat va superar les </w:t>
      </w:r>
      <w:r w:rsidDel="00000000" w:rsidR="00000000" w:rsidRPr="00000000">
        <w:rPr>
          <w:b w:val="1"/>
          <w:bCs w:val="1"/>
          <w:rtl w:val="0"/>
        </w:rPr>
        <w:t xml:space="preserve">3.270 observacions i va permetre documentar 794 espècies</w:t>
      </w:r>
      <w:r w:rsidDel="00000000" w:rsidR="00000000" w:rsidRPr="00000000">
        <w:rPr>
          <w:rtl w:val="0"/>
        </w:rPr>
        <w:t xml:space="preserve">. El més revelador era on s’havien trobat: el </w:t>
      </w:r>
      <w:r w:rsidDel="00000000" w:rsidR="00000000" w:rsidRPr="00000000">
        <w:rPr>
          <w:b w:val="1"/>
          <w:bCs w:val="1"/>
          <w:rtl w:val="0"/>
        </w:rPr>
        <w:t xml:space="preserve">57% de les espècies registrades eren marines</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En total, els investigadors van identificar </w:t>
      </w:r>
      <w:r w:rsidDel="00000000" w:rsidR="00000000" w:rsidRPr="00000000">
        <w:rPr>
          <w:b w:val="1"/>
          <w:bCs w:val="1"/>
          <w:rtl w:val="0"/>
        </w:rPr>
        <w:t xml:space="preserve">sis espècies mai citades abans al litoral de Barcelona</w:t>
      </w:r>
      <w:r w:rsidDel="00000000" w:rsidR="00000000" w:rsidRPr="00000000">
        <w:rPr>
          <w:rtl w:val="0"/>
        </w:rPr>
        <w:t xml:space="preserve">. El recompte també va detectar 42 espècies protegides i 35 d’invasores. Les dades, publicades pel projecte europeu</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ENHANCE a partir dels resultats de MINKA</w:t>
        </w:r>
      </w:hyperlink>
      <w:r w:rsidDel="00000000" w:rsidR="00000000" w:rsidRPr="00000000">
        <w:rPr>
          <w:rtl w:val="0"/>
        </w:rPr>
        <w:t xml:space="preserve">, contenen una lliçó senzilla: el litoral urbà és molt més viu (i més complex) del que sembla des del passeig marítim.</w:t>
      </w:r>
    </w:p>
    <w:p w:rsidR="00000000" w:rsidDel="00000000" w:rsidP="00000000" w:rsidRDefault="00000000" w:rsidRPr="00000000" w14:paraId="0000002E">
      <w:pPr>
        <w:pStyle w:val="Heading2"/>
        <w:keepNext w:val="0"/>
        <w:keepLines w:val="0"/>
        <w:spacing w:after="80" w:lineRule="auto"/>
        <w:rPr>
          <w:b w:val="1"/>
          <w:bCs w:val="1"/>
          <w:sz w:val="22"/>
          <w:szCs w:val="22"/>
        </w:rPr>
      </w:pPr>
      <w:bookmarkStart w:colFirst="0" w:colLast="0" w:name="_wqazj0g3w8z2" w:id="6"/>
      <w:bookmarkEnd w:id="6"/>
      <w:r w:rsidDel="00000000" w:rsidR="00000000" w:rsidRPr="00000000">
        <w:rPr>
          <w:b w:val="1"/>
          <w:bCs w:val="1"/>
          <w:sz w:val="22"/>
          <w:szCs w:val="22"/>
          <w:rtl w:val="0"/>
        </w:rPr>
        <w:t xml:space="preserve">Formigó que es converteix en hàbitat</w:t>
      </w:r>
    </w:p>
    <w:p w:rsidR="00000000" w:rsidDel="00000000" w:rsidP="00000000" w:rsidRDefault="00000000" w:rsidRPr="00000000" w14:paraId="0000002F">
      <w:pPr>
        <w:spacing w:after="240" w:before="240" w:lineRule="auto"/>
        <w:rPr/>
      </w:pPr>
      <w:r w:rsidDel="00000000" w:rsidR="00000000" w:rsidRPr="00000000">
        <w:rPr>
          <w:rtl w:val="0"/>
        </w:rPr>
        <w:t xml:space="preserve">Des de terra, un port són grues, contenidors, magatzems i vaixells. Però, sota la línia de flotació, esculleres, pilons, dics i molls ofereixen superfícies on la vida es pot fixar, alimentar i refugiar. Amb el temps, el que havia estat construït només com a infraestructura pot convertir-se també en substrat per a algues, mol·luscs i altres organismes.</w:t>
      </w:r>
    </w:p>
    <w:p w:rsidR="00000000" w:rsidDel="00000000" w:rsidP="00000000" w:rsidRDefault="00000000" w:rsidRPr="00000000" w14:paraId="00000030">
      <w:pPr>
        <w:spacing w:after="240" w:before="240" w:lineRule="auto"/>
        <w:rPr/>
      </w:pPr>
      <w:r w:rsidDel="00000000" w:rsidR="00000000" w:rsidRPr="00000000">
        <w:rPr>
          <w:rtl w:val="0"/>
        </w:rPr>
        <w:t xml:space="preserve">No totes les estructures artificials són iguals ni substitueixen un hàbitat natural. La forma, el material, la profunditat, la llum o l’exposició a l’onatge poden canviar molt el resultat. Tanmateix, alguns espais ofereixen condicions sorprenents. A la zona del Fòrum, per exemple, un fons artificial protegit de l’onatge i de la pesca acull sovint una gran diversitat d’espècies difícils de trobar en altres indrets, segons explica el biòleg Xavier Salvador en aquest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recull de </w:t>
        </w:r>
      </w:hyperlink>
      <w:hyperlink r:id="rId24">
        <w:r w:rsidDel="00000000" w:rsidR="00000000" w:rsidRPr="00000000">
          <w:rPr>
            <w:i w:val="1"/>
            <w:iCs w:val="1"/>
            <w:color w:val="1155cc"/>
            <w:u w:val="single"/>
            <w:rtl w:val="0"/>
          </w:rPr>
          <w:t xml:space="preserve">Sostenible.cat</w:t>
        </w:r>
      </w:hyperlink>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La paradoxa és bonica: una obra concebuda per posar límits al mar pot acabar donant-li noves parets per colonitzar. Però, per descobrir-ho, cal mirar sota l’aigua.</w:t>
      </w:r>
    </w:p>
    <w:p w:rsidR="00000000" w:rsidDel="00000000" w:rsidP="00000000" w:rsidRDefault="00000000" w:rsidRPr="00000000" w14:paraId="00000032">
      <w:pPr>
        <w:pStyle w:val="Heading2"/>
        <w:keepNext w:val="0"/>
        <w:keepLines w:val="0"/>
        <w:spacing w:after="80" w:lineRule="auto"/>
        <w:rPr>
          <w:b w:val="1"/>
          <w:bCs w:val="1"/>
          <w:sz w:val="22"/>
          <w:szCs w:val="22"/>
        </w:rPr>
      </w:pPr>
      <w:bookmarkStart w:colFirst="0" w:colLast="0" w:name="_rhpv1sx1uvm4" w:id="7"/>
      <w:bookmarkEnd w:id="7"/>
      <w:r w:rsidDel="00000000" w:rsidR="00000000" w:rsidRPr="00000000">
        <w:rPr>
          <w:b w:val="1"/>
          <w:bCs w:val="1"/>
          <w:sz w:val="22"/>
          <w:szCs w:val="22"/>
          <w:rtl w:val="0"/>
        </w:rPr>
        <w:t xml:space="preserve">Ulls voluntaris sota el mar</w:t>
      </w:r>
    </w:p>
    <w:p w:rsidR="00000000" w:rsidDel="00000000" w:rsidP="00000000" w:rsidRDefault="00000000" w:rsidRPr="00000000" w14:paraId="00000033">
      <w:pPr>
        <w:spacing w:after="240" w:before="240" w:lineRule="auto"/>
        <w:rPr/>
      </w:pPr>
      <w:r w:rsidDel="00000000" w:rsidR="00000000" w:rsidRPr="00000000">
        <w:rPr>
          <w:rtl w:val="0"/>
        </w:rPr>
        <w:t xml:space="preserve">La mecànica de BioDiverCiutat és deliberadament senzilla: explorar l’entorn, fotografiar una espècie i compartir la imatge geolocalitzada a MINKA. Es pot participar des d’un parc amb el mòbil, però sota l’aigua entren en joc els submarinistes i els practicants d’esnòrquel. Cada fotografia pot convertir-se en una dada; cada observació, en una peça més d’un mapa que cap equip científic no podria completar tot sol amb la mateixa extensió.</w:t>
      </w:r>
    </w:p>
    <w:p w:rsidR="00000000" w:rsidDel="00000000" w:rsidP="00000000" w:rsidRDefault="00000000" w:rsidRPr="00000000" w14:paraId="00000034">
      <w:pPr>
        <w:spacing w:after="240" w:before="240" w:lineRule="auto"/>
        <w:rPr/>
      </w:pPr>
      <w:r w:rsidDel="00000000" w:rsidR="00000000" w:rsidRPr="00000000">
        <w:rPr>
          <w:rtl w:val="0"/>
        </w:rPr>
        <w:t xml:space="preserve">Això és la ciència ciutadana quan funciona: no pas substituir els investigadors, sinó multiplicar-ne els ulls. Les observacions recollides a MINKA s’incorporen a repositoris globals com el GBIF i ja s’utilitzen en instruments de gestió, entre els quals les capes marines de l’Atles de biodiversitat de Barcelona i la conservació de les platges metropolitanes. El ciutadà que fotografia un peix deixa de ser només espectador. També ajuda a construir memòria ecològica.</w:t>
      </w:r>
    </w:p>
    <w:p w:rsidR="00000000" w:rsidDel="00000000" w:rsidP="00000000" w:rsidRDefault="00000000" w:rsidRPr="00000000" w14:paraId="00000035">
      <w:pPr>
        <w:spacing w:after="240" w:before="240" w:lineRule="auto"/>
        <w:rPr/>
      </w:pPr>
      <w:r w:rsidDel="00000000" w:rsidR="00000000" w:rsidRPr="00000000">
        <w:rPr>
          <w:rtl w:val="0"/>
        </w:rPr>
        <w:t xml:space="preserve">El Port de Barcelona disposa d’una memòria molt més llarga. L’Autoritat Portuària estudia les comunitats bentòniques —els organismes que viuen al fons o en estreta relació amb aquest— com a indicadores de la salut dels sediments. Segons la seva</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Memòria anual 2024</w:t>
        </w:r>
      </w:hyperlink>
      <w:r w:rsidDel="00000000" w:rsidR="00000000" w:rsidRPr="00000000">
        <w:rPr>
          <w:rtl w:val="0"/>
        </w:rPr>
        <w:t xml:space="preserve">, els principals bioindicadors d’aquestes comunitats </w:t>
      </w:r>
      <w:r w:rsidDel="00000000" w:rsidR="00000000" w:rsidRPr="00000000">
        <w:rPr>
          <w:b w:val="1"/>
          <w:bCs w:val="1"/>
          <w:rtl w:val="0"/>
        </w:rPr>
        <w:t xml:space="preserve">evolucionen positivament des que se’n va iniciar el seguiment, el 1998</w:t>
      </w:r>
      <w:r w:rsidDel="00000000" w:rsidR="00000000" w:rsidRPr="00000000">
        <w:rPr>
          <w:rtl w:val="0"/>
        </w:rPr>
        <w:t xml:space="preserve">. No és una fotografia aïllada, sinó una seqüència de més d’un quart de segle.</w:t>
      </w:r>
    </w:p>
    <w:p w:rsidR="00000000" w:rsidDel="00000000" w:rsidP="00000000" w:rsidRDefault="00000000" w:rsidRPr="00000000" w14:paraId="00000036">
      <w:pPr>
        <w:pStyle w:val="Heading2"/>
        <w:keepNext w:val="0"/>
        <w:keepLines w:val="0"/>
        <w:spacing w:after="80" w:lineRule="auto"/>
        <w:rPr>
          <w:b w:val="1"/>
          <w:bCs w:val="1"/>
          <w:sz w:val="22"/>
          <w:szCs w:val="22"/>
        </w:rPr>
      </w:pPr>
      <w:bookmarkStart w:colFirst="0" w:colLast="0" w:name="_5re0vx64ayeg" w:id="8"/>
      <w:bookmarkEnd w:id="8"/>
      <w:r w:rsidDel="00000000" w:rsidR="00000000" w:rsidRPr="00000000">
        <w:rPr>
          <w:b w:val="1"/>
          <w:bCs w:val="1"/>
          <w:sz w:val="22"/>
          <w:szCs w:val="22"/>
          <w:rtl w:val="0"/>
        </w:rPr>
        <w:t xml:space="preserve">Un segon oceà, fet de dades</w:t>
      </w:r>
    </w:p>
    <w:p w:rsidR="00000000" w:rsidDel="00000000" w:rsidP="00000000" w:rsidRDefault="00000000" w:rsidRPr="00000000" w14:paraId="00000037">
      <w:pPr>
        <w:spacing w:after="240" w:before="240" w:lineRule="auto"/>
        <w:rPr/>
      </w:pPr>
      <w:r w:rsidDel="00000000" w:rsidR="00000000" w:rsidRPr="00000000">
        <w:rPr>
          <w:rtl w:val="0"/>
        </w:rPr>
        <w:t xml:space="preserve">Ara, als ulls humans s’hi afegeixen uns observadors que no necessiten ampolla d’aire. Fujitsu i la BCN Port Innovation Foundation han acordat desenvolupar durant el 2026 una prova de concepte d’un </w:t>
      </w:r>
      <w:r w:rsidDel="00000000" w:rsidR="00000000" w:rsidRPr="00000000">
        <w:rPr>
          <w:b w:val="1"/>
          <w:bCs w:val="1"/>
          <w:rtl w:val="0"/>
        </w:rPr>
        <w:t xml:space="preserve">bessó digital oceànic</w:t>
      </w:r>
      <w:r w:rsidDel="00000000" w:rsidR="00000000" w:rsidRPr="00000000">
        <w:rPr>
          <w:rtl w:val="0"/>
        </w:rPr>
        <w:t xml:space="preserve"> al Port de Barcelona: una rèplica virtual de l’ecosistema submergit que permeti observar-lo, mesurar-lo i assajar decisions sense alterar el medi real.</w:t>
      </w:r>
    </w:p>
    <w:p w:rsidR="00000000" w:rsidDel="00000000" w:rsidP="00000000" w:rsidRDefault="00000000" w:rsidRPr="00000000" w14:paraId="00000038">
      <w:pPr>
        <w:spacing w:after="240" w:before="240" w:lineRule="auto"/>
        <w:rPr/>
      </w:pPr>
      <w:r w:rsidDel="00000000" w:rsidR="00000000" w:rsidRPr="00000000">
        <w:rPr>
          <w:rtl w:val="0"/>
        </w:rPr>
        <w:t xml:space="preserve">El sistema combinarà els sensors i les càmeres d’alta resolució de drons submarins amb intel·ligència artificial i analítica avançada. Els drons recorreran rutes optimitzades; les imatges serviran perquè els algoritmes identifiquin elements de l’ecosistema, i la informació quedarà integrada en una mateixa plataforma. El projecte podrà visualitzar i quantificar la biodiversitat, estimar biomassa a partir de la cobertura vegetal i calcular la capacitat d’absorció de carboni blau associada a les algues, segons l’</w:t>
      </w:r>
      <w:hyperlink r:id="rId27">
        <w:r w:rsidDel="00000000" w:rsidR="00000000" w:rsidRPr="00000000">
          <w:rPr>
            <w:color w:val="1155cc"/>
            <w:u w:val="single"/>
            <w:rtl w:val="0"/>
          </w:rPr>
          <w:t xml:space="preserve">anunci oficial de Fujitsu i la BCN Port Innovation Foundation</w:t>
        </w:r>
      </w:hyperlink>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El bessó no pretén fabricar una còpia bonica del fons marí. La seva utilitat és plantejar preguntes: què passaria si augmentés la temperatura? Quines zones són més sensibles? On tindria més efecte una actuació de restauració? Les simulacions permetran prioritzar espais i contrastar mesures abans d’aplicar-les, mentre les noves dades faran el model cada vegada més precís.</w:t>
      </w:r>
    </w:p>
    <w:p w:rsidR="00000000" w:rsidDel="00000000" w:rsidP="00000000" w:rsidRDefault="00000000" w:rsidRPr="00000000" w14:paraId="0000003A">
      <w:pPr>
        <w:pStyle w:val="Heading2"/>
        <w:keepNext w:val="0"/>
        <w:keepLines w:val="0"/>
        <w:spacing w:after="80" w:lineRule="auto"/>
        <w:rPr>
          <w:b w:val="1"/>
          <w:bCs w:val="1"/>
          <w:sz w:val="22"/>
          <w:szCs w:val="22"/>
        </w:rPr>
      </w:pPr>
      <w:bookmarkStart w:colFirst="0" w:colLast="0" w:name="_7i2x44p9jhiw" w:id="9"/>
      <w:bookmarkEnd w:id="9"/>
      <w:r w:rsidDel="00000000" w:rsidR="00000000" w:rsidRPr="00000000">
        <w:rPr>
          <w:b w:val="1"/>
          <w:bCs w:val="1"/>
          <w:sz w:val="22"/>
          <w:szCs w:val="22"/>
          <w:rtl w:val="0"/>
        </w:rPr>
        <w:t xml:space="preserve">Saber on actuar</w:t>
      </w:r>
    </w:p>
    <w:p w:rsidR="00000000" w:rsidDel="00000000" w:rsidP="00000000" w:rsidRDefault="00000000" w:rsidRPr="00000000" w14:paraId="0000003B">
      <w:pPr>
        <w:spacing w:after="240" w:before="240" w:lineRule="auto"/>
        <w:rPr/>
      </w:pPr>
      <w:r w:rsidDel="00000000" w:rsidR="00000000" w:rsidRPr="00000000">
        <w:rPr>
          <w:rtl w:val="0"/>
        </w:rPr>
        <w:t xml:space="preserve">Conèixer les espècies presents, seguir-ne l’evolució i entendre les condicions de cada indret permet passar de la intuïció a la decisió. Les dades poden indicar on convé restaurar un hàbitat, on cal evitar una intervenció o en quin moll tindria sentit instal·lar una estructura bioinspirada.</w:t>
      </w:r>
    </w:p>
    <w:p w:rsidR="00000000" w:rsidDel="00000000" w:rsidP="00000000" w:rsidRDefault="00000000" w:rsidRPr="00000000" w14:paraId="0000003C">
      <w:pPr>
        <w:spacing w:after="240" w:before="240" w:lineRule="auto"/>
        <w:rPr/>
      </w:pPr>
      <w:r w:rsidDel="00000000" w:rsidR="00000000" w:rsidRPr="00000000">
        <w:rPr>
          <w:rtl w:val="0"/>
        </w:rPr>
        <w:t xml:space="preserve">Aquestes estructures intenten que el formigó sigui alguna cosa més que una paret llisa. Incorporen textures, cavitats o substrats pensats per afavorir la colonització. A Barcelona, Ocean Ecostructures desenvolupa solucions amb base de carbonat càlcic i tecnologia LIFESKIN, instal·lades a partir de mostres i batimetries per escollir les zones adequades. El principi, descrit en aquest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reportatge de PierNext sobre regeneració marina</w:t>
        </w:r>
      </w:hyperlink>
      <w:r w:rsidDel="00000000" w:rsidR="00000000" w:rsidRPr="00000000">
        <w:rPr>
          <w:rtl w:val="0"/>
        </w:rPr>
        <w:t xml:space="preserve">, és aprofitar les infraestructures existents per crear nous hàbitats i mesurar-ne després l’evolució.</w:t>
      </w:r>
    </w:p>
    <w:p w:rsidR="00000000" w:rsidDel="00000000" w:rsidP="00000000" w:rsidRDefault="00000000" w:rsidRPr="00000000" w14:paraId="0000003D">
      <w:pPr>
        <w:spacing w:after="240" w:before="240" w:lineRule="auto"/>
        <w:rPr/>
      </w:pPr>
      <w:r w:rsidDel="00000000" w:rsidR="00000000" w:rsidRPr="00000000">
        <w:rPr>
          <w:rtl w:val="0"/>
        </w:rPr>
        <w:t xml:space="preserve">Aquí és on encaixen totes les peces: els submarinistes detecten, les plataformes ordenen, els seguiments mostren els canvis i els sensors alimenten models capaços d’anticipar escenaris. La tecnologia no substitueix la mirada que detecta una espècie desconeguda entre les roques. L’amplifica.</w:t>
      </w:r>
    </w:p>
    <w:p w:rsidR="00000000" w:rsidDel="00000000" w:rsidP="00000000" w:rsidRDefault="00000000" w:rsidRPr="00000000" w14:paraId="0000003E">
      <w:pPr>
        <w:spacing w:after="240" w:before="240" w:lineRule="auto"/>
        <w:rPr/>
      </w:pPr>
      <w:r w:rsidDel="00000000" w:rsidR="00000000" w:rsidRPr="00000000">
        <w:rPr>
          <w:rtl w:val="0"/>
        </w:rPr>
        <w:t xml:space="preserve">Des del moll, un port pot semblar un paisatge de ferro i formigó. A sota, però, hi ha una altra ciutat, lenta i discreta, que s’adhereix a les parets, s’amaga a les esquerdes i deixa rastres davant d’una càmera. Si volem regenerar aquest ecosistema, abans haurem d’aprendre a veure’l. I haurem de preguntar-nos qui hi viu.</w:t>
      </w:r>
    </w:p>
    <w:p w:rsidR="00000000" w:rsidDel="00000000" w:rsidP="00000000" w:rsidRDefault="00000000" w:rsidRPr="00000000" w14:paraId="0000003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hance-onehealth.eu/barcelona-documents-more-than-790-species-during-biodiverciutat-2026/" TargetMode="External"/><Relationship Id="rId22" Type="http://schemas.openxmlformats.org/officeDocument/2006/relationships/hyperlink" Target="https://www.sostenible.cat/article/mapeig-de-biodiversitat-marina-a-barcelona" TargetMode="External"/><Relationship Id="rId21" Type="http://schemas.openxmlformats.org/officeDocument/2006/relationships/hyperlink" Target="https://enhance-onehealth.eu/barcelona-documents-more-than-790-species-during-biodiverciutat-2026/" TargetMode="External"/><Relationship Id="rId24" Type="http://schemas.openxmlformats.org/officeDocument/2006/relationships/hyperlink" Target="https://www.sostenible.cat/article/mapeig-de-biodiversitat-marina-a-barcelona" TargetMode="External"/><Relationship Id="rId23" Type="http://schemas.openxmlformats.org/officeDocument/2006/relationships/hyperlink" Target="https://www.sostenible.cat/article/mapeig-de-biodiversitat-marina-a-barcelo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ala.int/e-bulletin/gnss-jamming-and-spoofing-navigating-challenges-in-the-baltic-sea/" TargetMode="External"/><Relationship Id="rId26" Type="http://schemas.openxmlformats.org/officeDocument/2006/relationships/hyperlink" Target="https://www.portdebarcelona.cat/memoria2024/07-valor-mediambiental-cat.html" TargetMode="External"/><Relationship Id="rId25" Type="http://schemas.openxmlformats.org/officeDocument/2006/relationships/hyperlink" Target="https://www.portdebarcelona.cat/memoria2024/07-valor-mediambiental-cat.html" TargetMode="External"/><Relationship Id="rId28" Type="http://schemas.openxmlformats.org/officeDocument/2006/relationships/hyperlink" Target="https://piernext.portdebarcelona.cat/ca/medi-ambient/regenerar-per-a-prosperar" TargetMode="External"/><Relationship Id="rId27" Type="http://schemas.openxmlformats.org/officeDocument/2006/relationships/hyperlink" Target="https://global.fujitsu/en-global/pr/news/2026/03/03-02" TargetMode="External"/><Relationship Id="rId5" Type="http://schemas.openxmlformats.org/officeDocument/2006/relationships/styles" Target="styles.xml"/><Relationship Id="rId6" Type="http://schemas.openxmlformats.org/officeDocument/2006/relationships/hyperlink" Target="https://www.navcen.uscg.gov/?pageName=gpsUserInput" TargetMode="External"/><Relationship Id="rId29" Type="http://schemas.openxmlformats.org/officeDocument/2006/relationships/hyperlink" Target="https://piernext.portdebarcelona.cat/ca/medi-ambient/regenerar-per-a-prosperar" TargetMode="External"/><Relationship Id="rId7" Type="http://schemas.openxmlformats.org/officeDocument/2006/relationships/hyperlink" Target="https://www.weforum.org/publications/global-risks-report-2026/in-full/global-risks-report-2026-chapter-2/" TargetMode="External"/><Relationship Id="rId8" Type="http://schemas.openxmlformats.org/officeDocument/2006/relationships/hyperlink" Target="https://www.weforum.org/publications/global-risks-report-2026/in-full/global-risks-report-2026-chapter-2/" TargetMode="External"/><Relationship Id="rId11" Type="http://schemas.openxmlformats.org/officeDocument/2006/relationships/hyperlink" Target="https://www.easa.europa.eu/en/newsroom-and-events/press-releases/easa-and-iata-outline-comprehensive-plan-mitigate-gnss" TargetMode="External"/><Relationship Id="rId10" Type="http://schemas.openxmlformats.org/officeDocument/2006/relationships/hyperlink" Target="https://www.itu.int/hub/2025/03/un-agencies-warn-of-satellite-navigation-jamming-and-spoofing/" TargetMode="External"/><Relationship Id="rId13" Type="http://schemas.openxmlformats.org/officeDocument/2006/relationships/hyperlink" Target="https://rin.org.uk/blogpost/1706945/516696/Industry-maritime-report-highlights-growing-need-for-GNSS-resilience" TargetMode="External"/><Relationship Id="rId12" Type="http://schemas.openxmlformats.org/officeDocument/2006/relationships/hyperlink" Target="https://www.easa.europa.eu/en/newsroom-and-events/press-releases/easa-and-iata-outline-comprehensive-plan-mitigate-gnss" TargetMode="External"/><Relationship Id="rId15" Type="http://schemas.openxmlformats.org/officeDocument/2006/relationships/hyperlink" Target="https://www.gov.uk/government/publications/mgn-379-mf-amendment-1-use-of-electronic-navigational-aids/mgn-379-mf-amendment-1-use-of-electronic-navigational-aids" TargetMode="External"/><Relationship Id="rId14" Type="http://schemas.openxmlformats.org/officeDocument/2006/relationships/hyperlink" Target="https://rin.org.uk/blogpost/1706945/516696/Industry-maritime-report-highlights-growing-need-for-GNSS-resilience" TargetMode="External"/><Relationship Id="rId17" Type="http://schemas.openxmlformats.org/officeDocument/2006/relationships/hyperlink" Target="https://www.euspa.europa.eu/galileo-osnma" TargetMode="External"/><Relationship Id="rId16" Type="http://schemas.openxmlformats.org/officeDocument/2006/relationships/hyperlink" Target="https://www.gov.uk/government/publications/mgn-379-mf-amendment-1-use-of-electronic-navigational-aids/mgn-379-mf-amendment-1-use-of-electronic-navigational-aids" TargetMode="External"/><Relationship Id="rId19" Type="http://schemas.openxmlformats.org/officeDocument/2006/relationships/hyperlink" Target="https://biodiverciutat.cat/" TargetMode="External"/><Relationship Id="rId18" Type="http://schemas.openxmlformats.org/officeDocument/2006/relationships/hyperlink" Target="https://minka-sdg.org/observations/703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